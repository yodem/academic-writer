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A </w:t>
      </w:r>
      <w:commentRangeStart w:id="0"/>
      <w:r>
        <w:t>commented</w:t>
      </w:r>
      <w:commentRangeEnd w:id="0"/>
      <w:r>
        <w:commentReference w:id="0"/>
      </w:r>
    </w:p>
    <w:p>
      <w:commentRangeStart w:id="1"/>
      <w:r>
        <w:t>second note</w:t>
      </w:r>
      <w:commentRangeEnd w:id="1"/>
      <w:r>
        <w:commentReference w:id="1"/>
      </w:r>
    </w:p>
    <w:p>
      <w:del w:id="10" w:author="academic-writer">
        <w:r>
          <w:delText>old</w:delText>
        </w:r>
      </w:del>
      <w:ins w:id="11" w:author="academic-writer">
        <w:r>
          <w:t>new</w:t>
        </w:r>
      </w:ins>
    </w:p>
    <w:p>
      <w:del w:id="12" w:author="academic-writer">
        <w:r>
          <w:delText>removed paragraph</w:delText>
        </w:r>
      </w:del>
    </w:p>
    <w:p>
      <w:moveFrom w:id="13" w:author="academic-writer">
        <w:r>
          <w:delText>moved words</w:delText>
        </w:r>
      </w:moveFrom>
      <w:moveTo w:id="13" w:author="academic-writer">
        <w:r>
          <w:t>moved words</w:t>
        </w:r>
      </w:moveTo>
    </w:p>
    <w:sectPr/>
  </w:body>
</w:document>
</file>

<file path=word/comments.xml><?xml version="1.0" encoding="utf-8"?>
<w:comments xmlns:w="http://schemas.openxmlformats.org/wordprocessingml/2006/main">
  <w:comment w:id="0" w:author="Researcher" w:date="2026-09-23T00:00:00Z">
    <w:p>
      <w:r>
        <w:t>Clarify this</w:t>
      </w:r>
    </w:p>
  </w:comment>
  <w:comment w:id="1" w:author="Researcher">
    <w:p>
      <w:r>
        <w:t>Check wording</w:t>
      </w:r>
    </w:p>
  </w:comment>
</w:comments>
</file>

<file path=word/_rels/document.xml.rels><?xml version="1.0"?><Relationships xmlns="http://schemas.openxmlformats.org/package/2006/relationships"><Relationship Id="rId1" Type="http://schemas.openxmlformats.org/officeDocument/2006/relationships/comments" Target="comments.xml"/></Relationships>
</file>